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sz w:val="36"/>
        </w:rPr>
        <w:t>LlaMask DOCX 脱敏回归样本</w:t>
      </w:r>
    </w:p>
    <w:p>
      <w:r>
        <w:t>跨 run 联系电话：</w:t>
      </w:r>
      <w:r>
        <w:rPr>
          <w:b/>
        </w:rPr>
        <w:t>138</w:t>
      </w:r>
      <w:r>
        <w:rPr>
          <w:i/>
        </w:rPr>
        <w:t>0000</w:t>
      </w:r>
      <w:r>
        <w:rPr>
          <w:u w:val="single"/>
        </w:rPr>
        <w:t>0001</w:t>
      </w:r>
      <w:r>
        <w:t>，此号码只用于合成测试。</w:t>
      </w:r>
    </w:p>
    <w:p>
      <w:r>
        <w:t>居民身份证号码：110105198003150020</w:t>
      </w:r>
    </w:p>
    <w:p>
      <w:commentRangeStart w:id="0"/>
      <w:r>
        <w:t>项目仅供内部使用</w:t>
      </w:r>
      <w:commentRangeEnd w:id="0"/>
      <w:r>
        <w:commentReference w:id="0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字段</w:t>
            </w:r>
          </w:p>
        </w:tc>
        <w:tc>
          <w:tcPr>
            <w:tcW w:type="dxa" w:w="4824"/>
          </w:tcPr>
          <w:p>
            <w:r>
              <w:t>值</w:t>
            </w:r>
          </w:p>
        </w:tc>
      </w:tr>
      <w:tr>
        <w:tc>
          <w:tcPr>
            <w:tcW w:type="dxa" w:w="4824"/>
          </w:tcPr>
          <w:p>
            <w:r>
              <w:t>联系邮箱</w:t>
            </w:r>
          </w:p>
        </w:tc>
        <w:tc>
          <w:tcPr>
            <w:tcW w:type="dxa" w:w="4824"/>
          </w:tcPr>
          <w:p>
            <w:r>
              <w:t>table@example.com</w:t>
            </w:r>
          </w:p>
        </w:tc>
      </w:tr>
    </w:tbl>
    <w:p>
      <w:r>
        <w:t>脚注示例：</w:t>
      </w:r>
      <w:r>
        <w:footnoteReference w:id="2"/>
      </w:r>
    </w:p>
    <w:p>
      <w:r>
        <w:t>修订删除示例：</w:t>
      </w:r>
      <w:del w:id="8" w:author="Sensitive Reviewer" w:date="2026-07-31T12:00:00Z">
        <w:r>
          <w:delText>旧手机号：13900000002</w:delText>
        </w:r>
      </w:del>
      <w:r>
        <w:t>当前公开版本。</w:t>
      </w:r>
    </w:p>
    <w:p>
      <w:r>
        <w:t>隐藏字段代码：</w:t>
      </w:r>
      <w:r>
        <w:instrText xml:space="preserve"> HYPERLINK "mailto:hidden@example.com" </w:instrTex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ensitive Reviewer" w:initials="SR" w:date="2026-07-31T12:00:00Z">
    <w:p>
      <w:r>
        <w:t>批注联系人：comment@example.com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支持电话：13800000001</w:t>
    </w:r>
  </w:p>
</w:ftr>
</file>

<file path=word/footnotes.xml><?xml version="1.0" encoding="utf-8"?>
<w:footnotes xmlns:w="http://schemas.openxmlformats.org/wordprocessingml/2006/main">
  <w:footnote w:id="-1">
    <w:p>
      <w:r>
        <w:separator/>
      </w:r>
    </w:p>
  </w:footnote>
  <w:footnote w:id="0">
    <w:p>
      <w:r>
        <w:continuationSeparator/>
      </w:r>
    </w:p>
  </w:footnote>
  <w:footnote w:id="2">
    <w:p>
      <w:r>
        <w:t>脚注邮箱：footnote@example.com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内部合同编号：HT-LLM-2028-00008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Original Author</dc:creator>
  <cp:keywords/>
  <dc:description>内部客户：星河示例数据研究院</dc:description>
  <cp:lastModifiedBy>Sensitive Reviewer</cp:lastModifiedBy>
  <cp:revision>1</cp:revision>
  <dcterms:created xsi:type="dcterms:W3CDTF">2026-07-31T12:00:00Z</dcterms:created>
  <dcterms:modified xsi:type="dcterms:W3CDTF">2026-07-31T12:00:00Z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Customer">
    <vt:lpwstr>星河示例数据研究院</vt:lpwstr>
  </property>
</Properties>
</file>